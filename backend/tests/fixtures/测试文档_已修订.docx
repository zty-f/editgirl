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测试文档:乡里旧事</w:t>
      </w:r>
    </w:p>
    <w:p>
      <w:r>
        <w:t>他听到这话,心里一颤,真有种</w:t>
      </w:r>
      <w:del w:id="1" w:author="校对女孩" w:date="2026-05-25T07:35:49Z">
        <w:r>
          <w:delText>心惊胆颤</w:delText>
        </w:r>
      </w:del>
      <w:ins w:id="2" w:author="校对女孩" w:date="2026-05-25T07:35:49Z">
        <w:r>
          <w:t>心惊胆战</w:t>
        </w:r>
      </w:ins>
      <w:r>
        <w:t>的感觉。</w:t>
      </w:r>
    </w:p>
    <w:p>
      <w:r>
        <w:t>村子背后的</w:t>
      </w:r>
      <w:del w:id="3" w:author="校对女孩" w:date="2026-05-25T07:35:49Z">
        <w:r>
          <w:delText>山青水秀</w:delText>
        </w:r>
      </w:del>
      <w:ins w:id="4" w:author="校对女孩" w:date="2026-05-25T07:35:49Z">
        <w:r>
          <w:t>山清水秀</w:t>
        </w:r>
      </w:ins>
      <w:r>
        <w:t>,远远望去像一幅画。</w:t>
      </w:r>
    </w:p>
    <w:p>
      <w:r>
        <w:t>在</w:t>
      </w:r>
      <w:del w:id="5" w:author="校对女孩" w:date="2026-05-25T07:35:49Z">
        <w:r>
          <w:delText>其</w:delText>
        </w:r>
      </w:del>
      <w:ins w:id="6" w:author="校对女孩" w:date="2026-05-25T07:35:49Z">
        <w:r>
          <w:t/>
        </w:r>
      </w:ins>
      <w:r>
        <w:t>时,他还是个孩子,根本不懂大人的世界。</w:t>
      </w:r>
    </w:p>
    <w:p>
      <w:del w:id="7" w:author="校对女孩" w:date="2026-05-25T07:35:49Z">
        <w:r>
          <w:delText>既使</w:delText>
        </w:r>
      </w:del>
      <w:ins w:id="8" w:author="校对女孩" w:date="2026-05-25T07:35:49Z">
        <w:r>
          <w:t>即使</w:t>
        </w:r>
      </w:ins>
      <w:r>
        <w:t>下着雨,他也要走完这段路。</w:t>
      </w:r>
    </w:p>
    <w:p>
      <w:r>
        <w:t>会议对当前的问题进行了深入的讨论。</w:t>
      </w:r>
    </w:p>
    <w:p>
      <w:r>
        <w:t>他的成绩</w:t>
      </w:r>
      <w:del w:id="9" w:author="校对女孩" w:date="2026-05-25T07:35:49Z">
        <w:r>
          <w:delText>大约</w:delText>
        </w:r>
      </w:del>
      <w:ins w:id="10" w:author="校对女孩" w:date="2026-05-25T07:35:49Z">
        <w:r>
          <w:t/>
        </w:r>
      </w:ins>
      <w:r>
        <w:t>在 90 分左右。</w:t>
      </w:r>
    </w:p>
    <w:p>
      <w:r>
        <w:t>奶奶眯起眼睛说:"娃儿,你咋个来了哟?"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